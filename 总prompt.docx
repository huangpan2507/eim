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ADD02" w14:textId="77777777" w:rsidR="0070563C" w:rsidRDefault="0070563C" w:rsidP="0070563C">
      <w:r>
        <w:t xml:space="preserve">"""Please analyze the following </w:t>
      </w:r>
      <w:commentRangeStart w:id="0"/>
      <w:r>
        <w:t xml:space="preserve">enterprise data samples </w:t>
      </w:r>
      <w:commentRangeEnd w:id="0"/>
      <w:r>
        <w:rPr>
          <w:rStyle w:val="CommentReference"/>
        </w:rPr>
        <w:commentReference w:id="0"/>
      </w:r>
      <w:r>
        <w:t>to identify business roles and domains, then design corresponding professional tasks.</w:t>
      </w:r>
    </w:p>
    <w:p w14:paraId="5B7D6B5E" w14:textId="77777777" w:rsidR="0070563C" w:rsidRDefault="0070563C" w:rsidP="0070563C"/>
    <w:p w14:paraId="758CE696" w14:textId="034DE390" w:rsidR="0070563C" w:rsidRDefault="0070563C" w:rsidP="0070563C">
      <w:del w:id="1" w:author="Kenneth Ma" w:date="2025-08-04T10:49:00Z" w16du:dateUtc="2025-08-04T02:49:00Z">
        <w:r w:rsidDel="009160A1">
          <w:delText>Data Samples</w:delText>
        </w:r>
      </w:del>
      <w:ins w:id="2" w:author="Kenneth Ma" w:date="2025-08-04T10:49:00Z" w16du:dateUtc="2025-08-04T02:49:00Z">
        <w:r w:rsidR="009160A1">
          <w:rPr>
            <w:rFonts w:hint="eastAsia"/>
          </w:rPr>
          <w:t>Master data</w:t>
        </w:r>
      </w:ins>
      <w:r>
        <w:t>:</w:t>
      </w:r>
    </w:p>
    <w:p w14:paraId="397708D8" w14:textId="77777777" w:rsidR="0070563C" w:rsidRDefault="0070563C" w:rsidP="0070563C">
      <w:r>
        <w:t>{</w:t>
      </w:r>
      <w:proofErr w:type="spellStart"/>
      <w:r>
        <w:t>sample_context</w:t>
      </w:r>
      <w:proofErr w:type="spellEnd"/>
      <w:r>
        <w:t>}</w:t>
      </w:r>
    </w:p>
    <w:p w14:paraId="269B2627" w14:textId="77777777" w:rsidR="0070563C" w:rsidRDefault="0070563C" w:rsidP="0070563C"/>
    <w:p w14:paraId="29137E49" w14:textId="04DD064D" w:rsidR="0070563C" w:rsidRDefault="0070563C" w:rsidP="0070563C">
      <w:commentRangeStart w:id="3"/>
      <w:del w:id="4" w:author="Kenneth Ma" w:date="2025-08-04T10:55:00Z" w16du:dateUtc="2025-08-04T02:55:00Z">
        <w:r w:rsidDel="002A1D46">
          <w:delText>Business Role Analysis</w:delText>
        </w:r>
      </w:del>
      <w:ins w:id="5" w:author="Kenneth Ma" w:date="2025-08-04T10:55:00Z" w16du:dateUtc="2025-08-04T02:55:00Z">
        <w:r w:rsidR="002A1D46">
          <w:rPr>
            <w:rFonts w:hint="eastAsia"/>
          </w:rPr>
          <w:t>Task</w:t>
        </w:r>
      </w:ins>
      <w:r>
        <w:t xml:space="preserve"> </w:t>
      </w:r>
      <w:commentRangeEnd w:id="3"/>
      <w:r>
        <w:rPr>
          <w:rStyle w:val="CommentReference"/>
        </w:rPr>
        <w:commentReference w:id="3"/>
      </w:r>
      <w:r>
        <w:t>Requirements:</w:t>
      </w:r>
    </w:p>
    <w:p w14:paraId="6BE0815F" w14:textId="1977B3A2" w:rsidR="0070563C" w:rsidRDefault="0070563C" w:rsidP="0070563C">
      <w:r>
        <w:t xml:space="preserve">1. Analyze the business domain, industry characteristics, and enterprise type in the </w:t>
      </w:r>
      <w:commentRangeStart w:id="6"/>
      <w:r w:rsidRPr="0070563C">
        <w:rPr>
          <w:highlight w:val="yellow"/>
          <w:rPrChange w:id="7" w:author="Kenneth Ma" w:date="2025-08-04T10:39:00Z" w16du:dateUtc="2025-08-04T02:39:00Z">
            <w:rPr/>
          </w:rPrChange>
        </w:rPr>
        <w:t>data samples</w:t>
      </w:r>
      <w:commentRangeEnd w:id="6"/>
      <w:r w:rsidR="009160A1">
        <w:rPr>
          <w:rStyle w:val="CommentReference"/>
        </w:rPr>
        <w:commentReference w:id="6"/>
      </w:r>
      <w:ins w:id="8" w:author="Kenneth Ma" w:date="2025-08-04T10:50:00Z" w16du:dateUtc="2025-08-04T02:50:00Z">
        <w:r w:rsidR="009160A1">
          <w:rPr>
            <w:rFonts w:hint="eastAsia"/>
          </w:rPr>
          <w:t xml:space="preserve"> </w:t>
        </w:r>
        <w:r w:rsidR="009160A1">
          <w:rPr>
            <w:rFonts w:hint="eastAsia"/>
            <w:highlight w:val="yellow"/>
          </w:rPr>
          <w:t>Mast</w:t>
        </w:r>
        <w:r w:rsidR="009160A1">
          <w:rPr>
            <w:rFonts w:hint="eastAsia"/>
          </w:rPr>
          <w:t>er data</w:t>
        </w:r>
      </w:ins>
    </w:p>
    <w:p w14:paraId="1ED004F6" w14:textId="7A77D234" w:rsidR="0070563C" w:rsidRDefault="0070563C" w:rsidP="0070563C">
      <w:r>
        <w:t>2. Identify primary business roles</w:t>
      </w:r>
      <w:ins w:id="9" w:author="Kenneth Ma" w:date="2025-08-04T10:41:00Z" w16du:dateUtc="2025-08-04T02:41:00Z">
        <w:r>
          <w:rPr>
            <w:rFonts w:hint="eastAsia"/>
          </w:rPr>
          <w:t xml:space="preserve"> within a company</w:t>
        </w:r>
      </w:ins>
      <w:ins w:id="10" w:author="Kenneth Ma" w:date="2025-08-04T10:47:00Z" w16du:dateUtc="2025-08-04T02:47:00Z">
        <w:r w:rsidR="009160A1">
          <w:rPr>
            <w:rFonts w:hint="eastAsia"/>
          </w:rPr>
          <w:t xml:space="preserve"> based on the master data</w:t>
        </w:r>
      </w:ins>
      <w:r>
        <w:t xml:space="preserve"> (e.g., </w:t>
      </w:r>
      <w:ins w:id="11" w:author="Kenneth Ma" w:date="2025-08-04T10:42:00Z" w16du:dateUtc="2025-08-04T02:42:00Z">
        <w:r w:rsidR="009160A1">
          <w:rPr>
            <w:rFonts w:hint="eastAsia"/>
          </w:rPr>
          <w:t>industry specialized function (e.g. manufacturing, FMCG, high-tech, education, etc.)</w:t>
        </w:r>
      </w:ins>
      <w:ins w:id="12" w:author="Kenneth Ma" w:date="2025-08-04T10:47:00Z" w16du:dateUtc="2025-08-04T02:47:00Z">
        <w:r w:rsidR="009160A1">
          <w:rPr>
            <w:rFonts w:hint="eastAsia"/>
          </w:rPr>
          <w:t>, sales and marketing,</w:t>
        </w:r>
      </w:ins>
      <w:ins w:id="13" w:author="Kenneth Ma" w:date="2025-08-04T10:42:00Z" w16du:dateUtc="2025-08-04T02:42:00Z">
        <w:r w:rsidR="009160A1">
          <w:rPr>
            <w:rFonts w:hint="eastAsia"/>
          </w:rPr>
          <w:t xml:space="preserve"> </w:t>
        </w:r>
      </w:ins>
      <w:ins w:id="14" w:author="Kenneth Ma" w:date="2025-08-04T10:41:00Z" w16du:dateUtc="2025-08-04T02:41:00Z">
        <w:r>
          <w:rPr>
            <w:rFonts w:hint="eastAsia"/>
          </w:rPr>
          <w:t>Operation</w:t>
        </w:r>
      </w:ins>
      <w:ins w:id="15" w:author="Kenneth Ma" w:date="2025-08-04T10:42:00Z" w16du:dateUtc="2025-08-04T02:42:00Z">
        <w:r w:rsidR="009160A1">
          <w:rPr>
            <w:rFonts w:hint="eastAsia"/>
          </w:rPr>
          <w:t xml:space="preserve"> (facility management</w:t>
        </w:r>
      </w:ins>
      <w:ins w:id="16" w:author="Kenneth Ma" w:date="2025-08-04T10:43:00Z" w16du:dateUtc="2025-08-04T02:43:00Z">
        <w:r w:rsidR="009160A1">
          <w:rPr>
            <w:rFonts w:hint="eastAsia"/>
          </w:rPr>
          <w:t>, etc.)</w:t>
        </w:r>
      </w:ins>
      <w:ins w:id="17" w:author="Kenneth Ma" w:date="2025-08-04T10:41:00Z" w16du:dateUtc="2025-08-04T02:41:00Z">
        <w:r>
          <w:rPr>
            <w:rFonts w:hint="eastAsia"/>
          </w:rPr>
          <w:t xml:space="preserve">, Procurement, </w:t>
        </w:r>
      </w:ins>
      <w:ins w:id="18" w:author="Kenneth Ma" w:date="2025-08-04T10:40:00Z" w16du:dateUtc="2025-08-04T02:40:00Z">
        <w:r>
          <w:rPr>
            <w:rFonts w:hint="eastAsia"/>
          </w:rPr>
          <w:t>IT, HR, Finance (</w:t>
        </w:r>
      </w:ins>
      <w:ins w:id="19" w:author="Kenneth Ma" w:date="2025-08-04T10:46:00Z" w16du:dateUtc="2025-08-04T02:46:00Z">
        <w:r w:rsidR="009160A1">
          <w:rPr>
            <w:rFonts w:hint="eastAsia"/>
          </w:rPr>
          <w:t xml:space="preserve">e.g. </w:t>
        </w:r>
      </w:ins>
      <w:ins w:id="20" w:author="Kenneth Ma" w:date="2025-08-04T10:40:00Z" w16du:dateUtc="2025-08-04T02:40:00Z">
        <w:r>
          <w:rPr>
            <w:rFonts w:hint="eastAsia"/>
          </w:rPr>
          <w:t xml:space="preserve">Accountants, </w:t>
        </w:r>
      </w:ins>
      <w:r>
        <w:t>Financial Analyst</w:t>
      </w:r>
      <w:ins w:id="21" w:author="Kenneth Ma" w:date="2025-08-04T10:46:00Z" w16du:dateUtc="2025-08-04T02:46:00Z">
        <w:r w:rsidR="009160A1">
          <w:rPr>
            <w:rFonts w:hint="eastAsia"/>
          </w:rPr>
          <w:t>, etc.</w:t>
        </w:r>
      </w:ins>
      <w:ins w:id="22" w:author="Kenneth Ma" w:date="2025-08-04T10:41:00Z" w16du:dateUtc="2025-08-04T02:41:00Z">
        <w:r>
          <w:rPr>
            <w:rFonts w:hint="eastAsia"/>
          </w:rPr>
          <w:t>)</w:t>
        </w:r>
      </w:ins>
      <w:r>
        <w:t xml:space="preserve">, Auditor, Risk Manager, Compliance Officer, Operations Manager, Technical Director, </w:t>
      </w:r>
      <w:del w:id="23" w:author="Kenneth Ma" w:date="2025-08-04T10:41:00Z" w16du:dateUtc="2025-08-04T02:41:00Z">
        <w:r w:rsidDel="0070563C">
          <w:delText xml:space="preserve">Accountant, </w:delText>
        </w:r>
      </w:del>
      <w:r>
        <w:t>Tax Specialist, etc.)</w:t>
      </w:r>
      <w:ins w:id="24" w:author="Kenneth Ma" w:date="2025-08-04T10:48:00Z" w16du:dateUtc="2025-08-04T02:48:00Z">
        <w:r w:rsidR="009160A1">
          <w:rPr>
            <w:rFonts w:hint="eastAsia"/>
          </w:rPr>
          <w:t xml:space="preserve"> </w:t>
        </w:r>
      </w:ins>
    </w:p>
    <w:p w14:paraId="2D5B1720" w14:textId="77777777" w:rsidR="0070563C" w:rsidRDefault="0070563C" w:rsidP="0070563C">
      <w:r>
        <w:t>3. Determine the responsibilities and focus areas of each role within the enterprise</w:t>
      </w:r>
    </w:p>
    <w:p w14:paraId="1A930496" w14:textId="61D53CF4" w:rsidR="0070563C" w:rsidRDefault="0070563C" w:rsidP="0070563C">
      <w:r>
        <w:t>4. Design corresponding professional tasks based on role characteristics</w:t>
      </w:r>
      <w:ins w:id="25" w:author="Kenneth Ma" w:date="2025-08-04T10:52:00Z" w16du:dateUtc="2025-08-04T02:52:00Z">
        <w:r w:rsidR="002A1D46">
          <w:rPr>
            <w:rFonts w:hint="eastAsia"/>
          </w:rPr>
          <w:t xml:space="preserve"> and responsibilities</w:t>
        </w:r>
      </w:ins>
      <w:r>
        <w:t xml:space="preserve"> </w:t>
      </w:r>
      <w:del w:id="26" w:author="Kenneth Ma" w:date="2025-08-04T10:53:00Z" w16du:dateUtc="2025-08-04T02:53:00Z">
        <w:r w:rsidDel="002A1D46">
          <w:delText>(not limited to assessment, could be bookkeeping, verification, analysis, reporting, etc.)</w:delText>
        </w:r>
      </w:del>
    </w:p>
    <w:p w14:paraId="1523BFCB" w14:textId="77777777" w:rsidR="0070563C" w:rsidRDefault="0070563C" w:rsidP="0070563C"/>
    <w:p w14:paraId="1781854C" w14:textId="77777777" w:rsidR="0070563C" w:rsidRPr="002A1D46" w:rsidRDefault="0070563C" w:rsidP="0070563C">
      <w:pPr>
        <w:rPr>
          <w:highlight w:val="yellow"/>
          <w:rPrChange w:id="27" w:author="Kenneth Ma" w:date="2025-08-04T10:56:00Z" w16du:dateUtc="2025-08-04T02:56:00Z">
            <w:rPr/>
          </w:rPrChange>
        </w:rPr>
      </w:pPr>
      <w:commentRangeStart w:id="28"/>
      <w:r w:rsidRPr="002A1D46">
        <w:rPr>
          <w:highlight w:val="yellow"/>
          <w:rPrChange w:id="29" w:author="Kenneth Ma" w:date="2025-08-04T10:56:00Z" w16du:dateUtc="2025-08-04T02:56:00Z">
            <w:rPr/>
          </w:rPrChange>
        </w:rPr>
        <w:t>Reference</w:t>
      </w:r>
      <w:commentRangeEnd w:id="28"/>
      <w:r w:rsidR="002A1D46">
        <w:rPr>
          <w:rStyle w:val="CommentReference"/>
        </w:rPr>
        <w:commentReference w:id="28"/>
      </w:r>
      <w:r w:rsidRPr="002A1D46">
        <w:rPr>
          <w:highlight w:val="yellow"/>
          <w:rPrChange w:id="30" w:author="Kenneth Ma" w:date="2025-08-04T10:56:00Z" w16du:dateUtc="2025-08-04T02:56:00Z">
            <w:rPr/>
          </w:rPrChange>
        </w:rPr>
        <w:t xml:space="preserve"> Example (Risk Assessment Role):</w:t>
      </w:r>
    </w:p>
    <w:p w14:paraId="5EE37113" w14:textId="77777777" w:rsidR="0070563C" w:rsidRPr="002A1D46" w:rsidRDefault="0070563C" w:rsidP="0070563C">
      <w:pPr>
        <w:rPr>
          <w:highlight w:val="yellow"/>
          <w:rPrChange w:id="31" w:author="Kenneth Ma" w:date="2025-08-04T10:56:00Z" w16du:dateUtc="2025-08-04T02:56:00Z">
            <w:rPr/>
          </w:rPrChange>
        </w:rPr>
      </w:pPr>
      <w:r w:rsidRPr="002A1D46">
        <w:rPr>
          <w:highlight w:val="yellow"/>
          <w:rPrChange w:id="32" w:author="Kenneth Ma" w:date="2025-08-04T10:56:00Z" w16du:dateUtc="2025-08-04T02:56:00Z">
            <w:rPr/>
          </w:rPrChange>
        </w:rPr>
        <w:t>Task: Conduct comprehensive enterprise risk assessment</w:t>
      </w:r>
    </w:p>
    <w:p w14:paraId="5675D625" w14:textId="77777777" w:rsidR="0070563C" w:rsidRDefault="0070563C" w:rsidP="0070563C">
      <w:r w:rsidRPr="002A1D46">
        <w:rPr>
          <w:highlight w:val="yellow"/>
          <w:rPrChange w:id="33" w:author="Kenneth Ma" w:date="2025-08-04T10:56:00Z" w16du:dateUtc="2025-08-04T02:56:00Z">
            <w:rPr/>
          </w:rPrChange>
        </w:rPr>
        <w:t>Output Format: {{"</w:t>
      </w:r>
      <w:proofErr w:type="spellStart"/>
      <w:r w:rsidRPr="002A1D46">
        <w:rPr>
          <w:highlight w:val="yellow"/>
          <w:rPrChange w:id="34" w:author="Kenneth Ma" w:date="2025-08-04T10:56:00Z" w16du:dateUtc="2025-08-04T02:56:00Z">
            <w:rPr/>
          </w:rPrChange>
        </w:rPr>
        <w:t>critical_findings</w:t>
      </w:r>
      <w:proofErr w:type="spellEnd"/>
      <w:r w:rsidRPr="002A1D46">
        <w:rPr>
          <w:highlight w:val="yellow"/>
          <w:rPrChange w:id="35" w:author="Kenneth Ma" w:date="2025-08-04T10:56:00Z" w16du:dateUtc="2025-08-04T02:56:00Z">
            <w:rPr/>
          </w:rPrChange>
        </w:rPr>
        <w:t>": {{"</w:t>
      </w:r>
      <w:proofErr w:type="spellStart"/>
      <w:r w:rsidRPr="002A1D46">
        <w:rPr>
          <w:highlight w:val="yellow"/>
          <w:rPrChange w:id="36" w:author="Kenneth Ma" w:date="2025-08-04T10:56:00Z" w16du:dateUtc="2025-08-04T02:56:00Z">
            <w:rPr/>
          </w:rPrChange>
        </w:rPr>
        <w:t>urgent_issues</w:t>
      </w:r>
      <w:proofErr w:type="spellEnd"/>
      <w:r w:rsidRPr="002A1D46">
        <w:rPr>
          <w:highlight w:val="yellow"/>
          <w:rPrChange w:id="37" w:author="Kenneth Ma" w:date="2025-08-04T10:56:00Z" w16du:dateUtc="2025-08-04T02:56:00Z">
            <w:rPr/>
          </w:rPrChange>
        </w:rPr>
        <w:t>": []}}, "</w:t>
      </w:r>
      <w:proofErr w:type="spellStart"/>
      <w:r w:rsidRPr="002A1D46">
        <w:rPr>
          <w:highlight w:val="yellow"/>
          <w:rPrChange w:id="38" w:author="Kenneth Ma" w:date="2025-08-04T10:56:00Z" w16du:dateUtc="2025-08-04T02:56:00Z">
            <w:rPr/>
          </w:rPrChange>
        </w:rPr>
        <w:t>category_analysis</w:t>
      </w:r>
      <w:proofErr w:type="spellEnd"/>
      <w:r w:rsidRPr="002A1D46">
        <w:rPr>
          <w:highlight w:val="yellow"/>
          <w:rPrChange w:id="39" w:author="Kenneth Ma" w:date="2025-08-04T10:56:00Z" w16du:dateUtc="2025-08-04T02:56:00Z">
            <w:rPr/>
          </w:rPrChange>
        </w:rPr>
        <w:t>": {{"categories": [{{"</w:t>
      </w:r>
      <w:proofErr w:type="spellStart"/>
      <w:r w:rsidRPr="002A1D46">
        <w:rPr>
          <w:highlight w:val="yellow"/>
          <w:rPrChange w:id="40" w:author="Kenneth Ma" w:date="2025-08-04T10:56:00Z" w16du:dateUtc="2025-08-04T02:56:00Z">
            <w:rPr/>
          </w:rPrChange>
        </w:rPr>
        <w:t>risk_type</w:t>
      </w:r>
      <w:proofErr w:type="spellEnd"/>
      <w:r w:rsidRPr="002A1D46">
        <w:rPr>
          <w:highlight w:val="yellow"/>
          <w:rPrChange w:id="41" w:author="Kenneth Ma" w:date="2025-08-04T10:56:00Z" w16du:dateUtc="2025-08-04T02:56:00Z">
            <w:rPr/>
          </w:rPrChange>
        </w:rPr>
        <w:t>": "", "severity": "", "impact": "", "explanation": "detailed explanation of this risk category, including important values, names, and personnel if present"}}]}}, "</w:t>
      </w:r>
      <w:proofErr w:type="spellStart"/>
      <w:r w:rsidRPr="002A1D46">
        <w:rPr>
          <w:highlight w:val="yellow"/>
          <w:rPrChange w:id="42" w:author="Kenneth Ma" w:date="2025-08-04T10:56:00Z" w16du:dateUtc="2025-08-04T02:56:00Z">
            <w:rPr/>
          </w:rPrChange>
        </w:rPr>
        <w:t>cross_category_insights</w:t>
      </w:r>
      <w:proofErr w:type="spellEnd"/>
      <w:r w:rsidRPr="002A1D46">
        <w:rPr>
          <w:highlight w:val="yellow"/>
          <w:rPrChange w:id="43" w:author="Kenneth Ma" w:date="2025-08-04T10:56:00Z" w16du:dateUtc="2025-08-04T02:56:00Z">
            <w:rPr/>
          </w:rPrChange>
        </w:rPr>
        <w:t>": {{"patterns": [], "themes": []}}, "recommendations": {{"</w:t>
      </w:r>
      <w:proofErr w:type="spellStart"/>
      <w:r w:rsidRPr="002A1D46">
        <w:rPr>
          <w:highlight w:val="yellow"/>
          <w:rPrChange w:id="44" w:author="Kenneth Ma" w:date="2025-08-04T10:56:00Z" w16du:dateUtc="2025-08-04T02:56:00Z">
            <w:rPr/>
          </w:rPrChange>
        </w:rPr>
        <w:t>action_items</w:t>
      </w:r>
      <w:proofErr w:type="spellEnd"/>
      <w:r w:rsidRPr="002A1D46">
        <w:rPr>
          <w:highlight w:val="yellow"/>
          <w:rPrChange w:id="45" w:author="Kenneth Ma" w:date="2025-08-04T10:56:00Z" w16du:dateUtc="2025-08-04T02:56:00Z">
            <w:rPr/>
          </w:rPrChange>
        </w:rPr>
        <w:t>": []}}, "</w:t>
      </w:r>
      <w:proofErr w:type="spellStart"/>
      <w:r w:rsidRPr="002A1D46">
        <w:rPr>
          <w:highlight w:val="yellow"/>
          <w:rPrChange w:id="46" w:author="Kenneth Ma" w:date="2025-08-04T10:56:00Z" w16du:dateUtc="2025-08-04T02:56:00Z">
            <w:rPr/>
          </w:rPrChange>
        </w:rPr>
        <w:t>risk_assessment</w:t>
      </w:r>
      <w:proofErr w:type="spellEnd"/>
      <w:r w:rsidRPr="002A1D46">
        <w:rPr>
          <w:highlight w:val="yellow"/>
          <w:rPrChange w:id="47" w:author="Kenneth Ma" w:date="2025-08-04T10:56:00Z" w16du:dateUtc="2025-08-04T02:56:00Z">
            <w:rPr/>
          </w:rPrChange>
        </w:rPr>
        <w:t>": {{"</w:t>
      </w:r>
      <w:proofErr w:type="spellStart"/>
      <w:r w:rsidRPr="002A1D46">
        <w:rPr>
          <w:highlight w:val="yellow"/>
          <w:rPrChange w:id="48" w:author="Kenneth Ma" w:date="2025-08-04T10:56:00Z" w16du:dateUtc="2025-08-04T02:56:00Z">
            <w:rPr/>
          </w:rPrChange>
        </w:rPr>
        <w:t>high_priority</w:t>
      </w:r>
      <w:proofErr w:type="spellEnd"/>
      <w:r w:rsidRPr="002A1D46">
        <w:rPr>
          <w:highlight w:val="yellow"/>
          <w:rPrChange w:id="49" w:author="Kenneth Ma" w:date="2025-08-04T10:56:00Z" w16du:dateUtc="2025-08-04T02:56:00Z">
            <w:rPr/>
          </w:rPrChange>
        </w:rPr>
        <w:t>": [], "</w:t>
      </w:r>
      <w:proofErr w:type="spellStart"/>
      <w:r w:rsidRPr="002A1D46">
        <w:rPr>
          <w:highlight w:val="yellow"/>
          <w:rPrChange w:id="50" w:author="Kenneth Ma" w:date="2025-08-04T10:56:00Z" w16du:dateUtc="2025-08-04T02:56:00Z">
            <w:rPr/>
          </w:rPrChange>
        </w:rPr>
        <w:t>medium_term</w:t>
      </w:r>
      <w:proofErr w:type="spellEnd"/>
      <w:r w:rsidRPr="002A1D46">
        <w:rPr>
          <w:highlight w:val="yellow"/>
          <w:rPrChange w:id="51" w:author="Kenneth Ma" w:date="2025-08-04T10:56:00Z" w16du:dateUtc="2025-08-04T02:56:00Z">
            <w:rPr/>
          </w:rPrChange>
        </w:rPr>
        <w:t>": [], "</w:t>
      </w:r>
      <w:proofErr w:type="spellStart"/>
      <w:r w:rsidRPr="002A1D46">
        <w:rPr>
          <w:highlight w:val="yellow"/>
          <w:rPrChange w:id="52" w:author="Kenneth Ma" w:date="2025-08-04T10:56:00Z" w16du:dateUtc="2025-08-04T02:56:00Z">
            <w:rPr/>
          </w:rPrChange>
        </w:rPr>
        <w:t>long_term</w:t>
      </w:r>
      <w:proofErr w:type="spellEnd"/>
      <w:r w:rsidRPr="002A1D46">
        <w:rPr>
          <w:highlight w:val="yellow"/>
          <w:rPrChange w:id="53" w:author="Kenneth Ma" w:date="2025-08-04T10:56:00Z" w16du:dateUtc="2025-08-04T02:56:00Z">
            <w:rPr/>
          </w:rPrChange>
        </w:rPr>
        <w:t>": []}}, "summary": {{"</w:t>
      </w:r>
      <w:proofErr w:type="spellStart"/>
      <w:r w:rsidRPr="002A1D46">
        <w:rPr>
          <w:highlight w:val="yellow"/>
          <w:rPrChange w:id="54" w:author="Kenneth Ma" w:date="2025-08-04T10:56:00Z" w16du:dateUtc="2025-08-04T02:56:00Z">
            <w:rPr/>
          </w:rPrChange>
        </w:rPr>
        <w:t>key_points</w:t>
      </w:r>
      <w:proofErr w:type="spellEnd"/>
      <w:r w:rsidRPr="002A1D46">
        <w:rPr>
          <w:highlight w:val="yellow"/>
          <w:rPrChange w:id="55" w:author="Kenneth Ma" w:date="2025-08-04T10:56:00Z" w16du:dateUtc="2025-08-04T02:56:00Z">
            <w:rPr/>
          </w:rPrChange>
        </w:rPr>
        <w:t>": []}}, "</w:t>
      </w:r>
      <w:proofErr w:type="spellStart"/>
      <w:r w:rsidRPr="002A1D46">
        <w:rPr>
          <w:highlight w:val="yellow"/>
          <w:rPrChange w:id="56" w:author="Kenneth Ma" w:date="2025-08-04T10:56:00Z" w16du:dateUtc="2025-08-04T02:56:00Z">
            <w:rPr/>
          </w:rPrChange>
        </w:rPr>
        <w:t>action_plan</w:t>
      </w:r>
      <w:proofErr w:type="spellEnd"/>
      <w:r w:rsidRPr="002A1D46">
        <w:rPr>
          <w:highlight w:val="yellow"/>
          <w:rPrChange w:id="57" w:author="Kenneth Ma" w:date="2025-08-04T10:56:00Z" w16du:dateUtc="2025-08-04T02:56:00Z">
            <w:rPr/>
          </w:rPrChange>
        </w:rPr>
        <w:t>": {{"</w:t>
      </w:r>
      <w:proofErr w:type="spellStart"/>
      <w:r w:rsidRPr="002A1D46">
        <w:rPr>
          <w:highlight w:val="yellow"/>
          <w:rPrChange w:id="58" w:author="Kenneth Ma" w:date="2025-08-04T10:56:00Z" w16du:dateUtc="2025-08-04T02:56:00Z">
            <w:rPr/>
          </w:rPrChange>
        </w:rPr>
        <w:t>immediate_actions</w:t>
      </w:r>
      <w:proofErr w:type="spellEnd"/>
      <w:r w:rsidRPr="002A1D46">
        <w:rPr>
          <w:highlight w:val="yellow"/>
          <w:rPrChange w:id="59" w:author="Kenneth Ma" w:date="2025-08-04T10:56:00Z" w16du:dateUtc="2025-08-04T02:56:00Z">
            <w:rPr/>
          </w:rPrChange>
        </w:rPr>
        <w:t>": [], "</w:t>
      </w:r>
      <w:proofErr w:type="spellStart"/>
      <w:r w:rsidRPr="002A1D46">
        <w:rPr>
          <w:highlight w:val="yellow"/>
          <w:rPrChange w:id="60" w:author="Kenneth Ma" w:date="2025-08-04T10:56:00Z" w16du:dateUtc="2025-08-04T02:56:00Z">
            <w:rPr/>
          </w:rPrChange>
        </w:rPr>
        <w:t>long_term_strategies</w:t>
      </w:r>
      <w:proofErr w:type="spellEnd"/>
      <w:r w:rsidRPr="002A1D46">
        <w:rPr>
          <w:highlight w:val="yellow"/>
          <w:rPrChange w:id="61" w:author="Kenneth Ma" w:date="2025-08-04T10:56:00Z" w16du:dateUtc="2025-08-04T02:56:00Z">
            <w:rPr/>
          </w:rPrChange>
        </w:rPr>
        <w:t>": []}}}}</w:t>
      </w:r>
    </w:p>
    <w:p w14:paraId="01A52708" w14:textId="77777777" w:rsidR="0070563C" w:rsidRDefault="0070563C" w:rsidP="0070563C"/>
    <w:p w14:paraId="37D70C5D" w14:textId="77777777" w:rsidR="0070563C" w:rsidRDefault="0070563C" w:rsidP="0070563C">
      <w:r>
        <w:t>Important Rules for Output Format Design:</w:t>
      </w:r>
    </w:p>
    <w:p w14:paraId="500216F0" w14:textId="77777777" w:rsidR="0070563C" w:rsidRDefault="0070563C" w:rsidP="0070563C">
      <w:r>
        <w:t>1. ALWAYS include "</w:t>
      </w:r>
      <w:commentRangeStart w:id="62"/>
      <w:proofErr w:type="spellStart"/>
      <w:r>
        <w:t>category_analysis</w:t>
      </w:r>
      <w:commentRangeEnd w:id="62"/>
      <w:proofErr w:type="spellEnd"/>
      <w:r w:rsidR="002A1D46">
        <w:rPr>
          <w:rStyle w:val="CommentReference"/>
        </w:rPr>
        <w:commentReference w:id="62"/>
      </w:r>
      <w:r>
        <w:t>" field in the output format</w:t>
      </w:r>
    </w:p>
    <w:p w14:paraId="7B36E19B" w14:textId="77777777" w:rsidR="0070563C" w:rsidRDefault="0070563C" w:rsidP="0070563C">
      <w:r>
        <w:t>2. Each category MUST include detailed "explanation" field</w:t>
      </w:r>
    </w:p>
    <w:p w14:paraId="0379F125" w14:textId="77777777" w:rsidR="0070563C" w:rsidRDefault="0070563C" w:rsidP="0070563C">
      <w:r>
        <w:t>3. In the explanation field, ALWAYS highlight and explain important numerical values, names, personnel, and key information if present in the data</w:t>
      </w:r>
    </w:p>
    <w:p w14:paraId="7824D967" w14:textId="77777777" w:rsidR="0070563C" w:rsidRDefault="0070563C" w:rsidP="0070563C">
      <w:r>
        <w:t>4. Adapt the "</w:t>
      </w:r>
      <w:proofErr w:type="spellStart"/>
      <w:r>
        <w:t>category_analysis</w:t>
      </w:r>
      <w:proofErr w:type="spellEnd"/>
      <w:r>
        <w:t>" structure based on the role and task context:</w:t>
      </w:r>
    </w:p>
    <w:p w14:paraId="38B530C4" w14:textId="77777777" w:rsidR="0070563C" w:rsidRDefault="0070563C" w:rsidP="0070563C">
      <w:r>
        <w:lastRenderedPageBreak/>
        <w:t xml:space="preserve">   </w:t>
      </w:r>
      <w:commentRangeStart w:id="63"/>
      <w:r>
        <w:t xml:space="preserve">- For Risk </w:t>
      </w:r>
      <w:proofErr w:type="gramStart"/>
      <w:r>
        <w:t>Assessment: {{</w:t>
      </w:r>
      <w:proofErr w:type="gramEnd"/>
      <w:r>
        <w:t>"categories"</w:t>
      </w:r>
      <w:proofErr w:type="gramStart"/>
      <w:r>
        <w:t>: [{{</w:t>
      </w:r>
      <w:proofErr w:type="gramEnd"/>
      <w:r>
        <w:t>"</w:t>
      </w:r>
      <w:proofErr w:type="spellStart"/>
      <w:r>
        <w:t>risk_type</w:t>
      </w:r>
      <w:proofErr w:type="spellEnd"/>
      <w:r>
        <w:t xml:space="preserve">": "", "severity": </w:t>
      </w:r>
      <w:proofErr w:type="gramStart"/>
      <w:r>
        <w:t>""</w:t>
      </w:r>
      <w:proofErr w:type="gramEnd"/>
      <w:r>
        <w:t>, "impact": "", "</w:t>
      </w:r>
      <w:proofErr w:type="spellStart"/>
      <w:r>
        <w:t>areas_for_improvement</w:t>
      </w:r>
      <w:proofErr w:type="spellEnd"/>
      <w:proofErr w:type="gramStart"/>
      <w:r>
        <w:t>": "",</w:t>
      </w:r>
      <w:proofErr w:type="gramEnd"/>
      <w:r>
        <w:t xml:space="preserve"> "explanation": "detailed explanation of this risk category, including important values, names, and personnel if </w:t>
      </w:r>
      <w:proofErr w:type="gramStart"/>
      <w:r>
        <w:t>present"}}</w:t>
      </w:r>
      <w:proofErr w:type="gramEnd"/>
      <w:r>
        <w:t>]}}</w:t>
      </w:r>
    </w:p>
    <w:p w14:paraId="1A1C9BDB" w14:textId="77777777" w:rsidR="0070563C" w:rsidRDefault="0070563C" w:rsidP="0070563C">
      <w:r>
        <w:t xml:space="preserve">   - For Financial </w:t>
      </w:r>
      <w:proofErr w:type="gramStart"/>
      <w:r>
        <w:t>Analysis: {{</w:t>
      </w:r>
      <w:proofErr w:type="gramEnd"/>
      <w:r>
        <w:t>"categories"</w:t>
      </w:r>
      <w:proofErr w:type="gramStart"/>
      <w:r>
        <w:t>: [{{</w:t>
      </w:r>
      <w:proofErr w:type="gramEnd"/>
      <w:r>
        <w:t>"</w:t>
      </w:r>
      <w:proofErr w:type="spellStart"/>
      <w:r>
        <w:t>account_type</w:t>
      </w:r>
      <w:proofErr w:type="spellEnd"/>
      <w:r>
        <w:t xml:space="preserve">": "", "balance": "", "trend": "", "explanation": "detailed explanation of this financial category, including important amounts, account names, and responsible personnel if </w:t>
      </w:r>
      <w:proofErr w:type="gramStart"/>
      <w:r>
        <w:t>present"}}</w:t>
      </w:r>
      <w:proofErr w:type="gramEnd"/>
      <w:r>
        <w:t>]}}</w:t>
      </w:r>
    </w:p>
    <w:p w14:paraId="5693F36E" w14:textId="77777777" w:rsidR="0070563C" w:rsidRDefault="0070563C" w:rsidP="0070563C">
      <w:r>
        <w:t xml:space="preserve">   - For Audit </w:t>
      </w:r>
      <w:proofErr w:type="gramStart"/>
      <w:r>
        <w:t>Verification: {{</w:t>
      </w:r>
      <w:proofErr w:type="gramEnd"/>
      <w:r>
        <w:t>"categories"</w:t>
      </w:r>
      <w:proofErr w:type="gramStart"/>
      <w:r>
        <w:t>: [{{</w:t>
      </w:r>
      <w:proofErr w:type="gramEnd"/>
      <w:r>
        <w:t>"</w:t>
      </w:r>
      <w:proofErr w:type="spellStart"/>
      <w:r>
        <w:t>audit_area</w:t>
      </w:r>
      <w:proofErr w:type="spellEnd"/>
      <w:r>
        <w:t>": "", "</w:t>
      </w:r>
      <w:proofErr w:type="spellStart"/>
      <w:r>
        <w:t>compliance_status</w:t>
      </w:r>
      <w:proofErr w:type="spellEnd"/>
      <w:r>
        <w:t xml:space="preserve">": "", "findings": "", "explanation": "detailed explanation of this audit category, including important findings, personnel names, and compliance values if </w:t>
      </w:r>
      <w:proofErr w:type="gramStart"/>
      <w:r>
        <w:t>present"}}</w:t>
      </w:r>
      <w:proofErr w:type="gramEnd"/>
      <w:r>
        <w:t>]}}</w:t>
      </w:r>
    </w:p>
    <w:p w14:paraId="04EE98C2" w14:textId="77777777" w:rsidR="0070563C" w:rsidRDefault="0070563C" w:rsidP="0070563C">
      <w:r>
        <w:t xml:space="preserve">   - For </w:t>
      </w:r>
      <w:proofErr w:type="gramStart"/>
      <w:r>
        <w:t>Bookkeeping: {{</w:t>
      </w:r>
      <w:proofErr w:type="gramEnd"/>
      <w:r>
        <w:t>"categories"</w:t>
      </w:r>
      <w:proofErr w:type="gramStart"/>
      <w:r>
        <w:t>: [{{</w:t>
      </w:r>
      <w:proofErr w:type="gramEnd"/>
      <w:r>
        <w:t>"</w:t>
      </w:r>
      <w:proofErr w:type="spellStart"/>
      <w:r>
        <w:t>account_code</w:t>
      </w:r>
      <w:proofErr w:type="spellEnd"/>
      <w:r>
        <w:t>": "", "</w:t>
      </w:r>
      <w:proofErr w:type="spellStart"/>
      <w:r>
        <w:t>transaction_type</w:t>
      </w:r>
      <w:proofErr w:type="spellEnd"/>
      <w:r>
        <w:t xml:space="preserve">": "", "amount": "", "explanation": "detailed explanation of this accounting category, including important amounts, account codes, and transaction details if </w:t>
      </w:r>
      <w:proofErr w:type="gramStart"/>
      <w:r>
        <w:t>present"}}</w:t>
      </w:r>
      <w:proofErr w:type="gramEnd"/>
      <w:r>
        <w:t>]}}</w:t>
      </w:r>
    </w:p>
    <w:p w14:paraId="5066FD21" w14:textId="77777777" w:rsidR="0070563C" w:rsidRDefault="0070563C" w:rsidP="0070563C">
      <w:r>
        <w:t xml:space="preserve">   - For Compliance </w:t>
      </w:r>
      <w:proofErr w:type="gramStart"/>
      <w:r>
        <w:t>Check: {{</w:t>
      </w:r>
      <w:proofErr w:type="gramEnd"/>
      <w:r>
        <w:t>"categories"</w:t>
      </w:r>
      <w:proofErr w:type="gramStart"/>
      <w:r>
        <w:t>: [{{</w:t>
      </w:r>
      <w:proofErr w:type="gramEnd"/>
      <w:r>
        <w:t>"</w:t>
      </w:r>
      <w:proofErr w:type="spellStart"/>
      <w:r>
        <w:t>regulation_type</w:t>
      </w:r>
      <w:proofErr w:type="spellEnd"/>
      <w:r>
        <w:t>": "", "</w:t>
      </w:r>
      <w:proofErr w:type="spellStart"/>
      <w:r>
        <w:t>compliance_level</w:t>
      </w:r>
      <w:proofErr w:type="spellEnd"/>
      <w:r>
        <w:t>": "", "violations</w:t>
      </w:r>
      <w:proofErr w:type="gramStart"/>
      <w:r>
        <w:t>": "",</w:t>
      </w:r>
      <w:proofErr w:type="gramEnd"/>
      <w:r>
        <w:t xml:space="preserve"> "explanation": "detailed explanation of this compliance category, including important compliance values, regulation names, and responsible parties if </w:t>
      </w:r>
      <w:proofErr w:type="gramStart"/>
      <w:r>
        <w:t>present"}}</w:t>
      </w:r>
      <w:proofErr w:type="gramEnd"/>
      <w:r>
        <w:t>]}}</w:t>
      </w:r>
      <w:commentRangeEnd w:id="63"/>
      <w:r w:rsidR="002A1D46">
        <w:rPr>
          <w:rStyle w:val="CommentReference"/>
        </w:rPr>
        <w:commentReference w:id="63"/>
      </w:r>
    </w:p>
    <w:p w14:paraId="1A09ACBD" w14:textId="77777777" w:rsidR="0070563C" w:rsidRDefault="0070563C" w:rsidP="0070563C">
      <w:r>
        <w:t>5. Include AT LEAST 3 parallel fields alongside "</w:t>
      </w:r>
      <w:proofErr w:type="spellStart"/>
      <w:r>
        <w:t>category_analysis</w:t>
      </w:r>
      <w:proofErr w:type="spellEnd"/>
      <w:r>
        <w:t>" (e.g., "</w:t>
      </w:r>
      <w:proofErr w:type="spellStart"/>
      <w:r>
        <w:t>critical_findings</w:t>
      </w:r>
      <w:proofErr w:type="spellEnd"/>
      <w:r>
        <w:t>", "recommendations", "</w:t>
      </w:r>
      <w:proofErr w:type="spellStart"/>
      <w:r>
        <w:t>action_items</w:t>
      </w:r>
      <w:proofErr w:type="spellEnd"/>
      <w:r>
        <w:t>", "summary", "insights", etc.)</w:t>
      </w:r>
    </w:p>
    <w:p w14:paraId="003488A9" w14:textId="77777777" w:rsidR="0070563C" w:rsidRDefault="0070563C" w:rsidP="0070563C">
      <w:r>
        <w:t xml:space="preserve">6. Ensure the </w:t>
      </w:r>
      <w:proofErr w:type="spellStart"/>
      <w:r>
        <w:t>category_analysis</w:t>
      </w:r>
      <w:proofErr w:type="spellEnd"/>
      <w:r>
        <w:t xml:space="preserve"> structure aligns with the professional domain and task requirements</w:t>
      </w:r>
    </w:p>
    <w:p w14:paraId="7A6B5F22" w14:textId="77777777" w:rsidR="0070563C" w:rsidRDefault="0070563C" w:rsidP="0070563C">
      <w:r>
        <w:t>7. Maintain consistency with other output fields based on the role context</w:t>
      </w:r>
    </w:p>
    <w:p w14:paraId="042D8DD9" w14:textId="77777777" w:rsidR="0070563C" w:rsidRDefault="0070563C" w:rsidP="0070563C"/>
    <w:p w14:paraId="62A76E4F" w14:textId="77777777" w:rsidR="0070563C" w:rsidRPr="00BF4EFB" w:rsidRDefault="0070563C" w:rsidP="0070563C">
      <w:pPr>
        <w:rPr>
          <w:highlight w:val="yellow"/>
          <w:rPrChange w:id="64" w:author="Kenneth Ma" w:date="2025-08-04T11:04:00Z" w16du:dateUtc="2025-08-04T03:04:00Z">
            <w:rPr/>
          </w:rPrChange>
        </w:rPr>
      </w:pPr>
      <w:commentRangeStart w:id="65"/>
      <w:r w:rsidRPr="00BF4EFB">
        <w:rPr>
          <w:highlight w:val="yellow"/>
          <w:rPrChange w:id="66" w:author="Kenneth Ma" w:date="2025-08-04T11:04:00Z" w16du:dateUtc="2025-08-04T03:04:00Z">
            <w:rPr/>
          </w:rPrChange>
        </w:rPr>
        <w:t>Please design based on the analysis results for the identified business role:</w:t>
      </w:r>
    </w:p>
    <w:p w14:paraId="4C3FBA8B" w14:textId="77777777" w:rsidR="0070563C" w:rsidRPr="00BF4EFB" w:rsidRDefault="0070563C" w:rsidP="0070563C">
      <w:pPr>
        <w:rPr>
          <w:highlight w:val="yellow"/>
          <w:rPrChange w:id="67" w:author="Kenneth Ma" w:date="2025-08-04T11:04:00Z" w16du:dateUtc="2025-08-04T03:04:00Z">
            <w:rPr/>
          </w:rPrChange>
        </w:rPr>
      </w:pPr>
      <w:r w:rsidRPr="00BF4EFB">
        <w:rPr>
          <w:highlight w:val="yellow"/>
          <w:rPrChange w:id="68" w:author="Kenneth Ma" w:date="2025-08-04T11:04:00Z" w16du:dateUtc="2025-08-04T03:04:00Z">
            <w:rPr/>
          </w:rPrChange>
        </w:rPr>
        <w:t>1. Role description and responsibilities</w:t>
      </w:r>
    </w:p>
    <w:p w14:paraId="43E44B46" w14:textId="77777777" w:rsidR="0070563C" w:rsidRPr="00BF4EFB" w:rsidRDefault="0070563C" w:rsidP="0070563C">
      <w:pPr>
        <w:rPr>
          <w:highlight w:val="yellow"/>
          <w:rPrChange w:id="69" w:author="Kenneth Ma" w:date="2025-08-04T11:04:00Z" w16du:dateUtc="2025-08-04T03:04:00Z">
            <w:rPr/>
          </w:rPrChange>
        </w:rPr>
      </w:pPr>
      <w:r w:rsidRPr="00BF4EFB">
        <w:rPr>
          <w:highlight w:val="yellow"/>
          <w:rPrChange w:id="70" w:author="Kenneth Ma" w:date="2025-08-04T11:04:00Z" w16du:dateUtc="2025-08-04T03:04:00Z">
            <w:rPr/>
          </w:rPrChange>
        </w:rPr>
        <w:t>2. Professional task description (based on role characteristics, could be assessment, analysis, verification, bookkeeping, reporting, etc.)</w:t>
      </w:r>
    </w:p>
    <w:p w14:paraId="2828A209" w14:textId="77777777" w:rsidR="0070563C" w:rsidRPr="00BF4EFB" w:rsidRDefault="0070563C" w:rsidP="0070563C">
      <w:pPr>
        <w:rPr>
          <w:highlight w:val="yellow"/>
          <w:rPrChange w:id="71" w:author="Kenneth Ma" w:date="2025-08-04T11:04:00Z" w16du:dateUtc="2025-08-04T03:04:00Z">
            <w:rPr/>
          </w:rPrChange>
        </w:rPr>
      </w:pPr>
      <w:r w:rsidRPr="00BF4EFB">
        <w:rPr>
          <w:highlight w:val="yellow"/>
          <w:rPrChange w:id="72" w:author="Kenneth Ma" w:date="2025-08-04T11:04:00Z" w16du:dateUtc="2025-08-04T03:04:00Z">
            <w:rPr/>
          </w:rPrChange>
        </w:rPr>
        <w:t xml:space="preserve">3. Suitable output format for this role (JSON structure) - MUST include </w:t>
      </w:r>
      <w:proofErr w:type="spellStart"/>
      <w:r w:rsidRPr="00BF4EFB">
        <w:rPr>
          <w:highlight w:val="yellow"/>
          <w:rPrChange w:id="73" w:author="Kenneth Ma" w:date="2025-08-04T11:04:00Z" w16du:dateUtc="2025-08-04T03:04:00Z">
            <w:rPr/>
          </w:rPrChange>
        </w:rPr>
        <w:t>category_analysis</w:t>
      </w:r>
      <w:proofErr w:type="spellEnd"/>
      <w:r w:rsidRPr="00BF4EFB">
        <w:rPr>
          <w:highlight w:val="yellow"/>
          <w:rPrChange w:id="74" w:author="Kenneth Ma" w:date="2025-08-04T11:04:00Z" w16du:dateUtc="2025-08-04T03:04:00Z">
            <w:rPr/>
          </w:rPrChange>
        </w:rPr>
        <w:t xml:space="preserve"> with appropriate structure</w:t>
      </w:r>
    </w:p>
    <w:p w14:paraId="39DCF26F" w14:textId="77777777" w:rsidR="0070563C" w:rsidRDefault="0070563C" w:rsidP="0070563C">
      <w:r w:rsidRPr="00BF4EFB">
        <w:rPr>
          <w:highlight w:val="yellow"/>
          <w:rPrChange w:id="75" w:author="Kenneth Ma" w:date="2025-08-04T11:04:00Z" w16du:dateUtc="2025-08-04T03:04:00Z">
            <w:rPr/>
          </w:rPrChange>
        </w:rPr>
        <w:t>4. Professional rules and guidelines</w:t>
      </w:r>
      <w:commentRangeEnd w:id="65"/>
      <w:r w:rsidR="00BF4EFB">
        <w:rPr>
          <w:rStyle w:val="CommentReference"/>
        </w:rPr>
        <w:commentReference w:id="65"/>
      </w:r>
    </w:p>
    <w:p w14:paraId="6C4D6AE2" w14:textId="77777777" w:rsidR="0070563C" w:rsidRDefault="0070563C" w:rsidP="0070563C"/>
    <w:p w14:paraId="710A42C8" w14:textId="77777777" w:rsidR="0070563C" w:rsidRDefault="0070563C" w:rsidP="0070563C">
      <w:r>
        <w:t xml:space="preserve">Please </w:t>
      </w:r>
      <w:proofErr w:type="gramStart"/>
      <w:r>
        <w:t>return</w:t>
      </w:r>
      <w:proofErr w:type="gramEnd"/>
      <w:r>
        <w:t xml:space="preserve"> in JSON format:</w:t>
      </w:r>
    </w:p>
    <w:p w14:paraId="31B0D50A" w14:textId="77777777" w:rsidR="0070563C" w:rsidRDefault="0070563C" w:rsidP="0070563C">
      <w:r>
        <w:t>{{</w:t>
      </w:r>
    </w:p>
    <w:p w14:paraId="67E9A723" w14:textId="77777777" w:rsidR="0070563C" w:rsidRDefault="0070563C" w:rsidP="0070563C">
      <w:r>
        <w:t xml:space="preserve">    "</w:t>
      </w:r>
      <w:proofErr w:type="spellStart"/>
      <w:proofErr w:type="gramStart"/>
      <w:r>
        <w:t>business</w:t>
      </w:r>
      <w:proofErr w:type="gramEnd"/>
      <w:r>
        <w:t>_role</w:t>
      </w:r>
      <w:proofErr w:type="spellEnd"/>
      <w:r>
        <w:t>": "identified business role",</w:t>
      </w:r>
    </w:p>
    <w:p w14:paraId="09BDE700" w14:textId="77777777" w:rsidR="0070563C" w:rsidRDefault="0070563C" w:rsidP="0070563C">
      <w:r>
        <w:t xml:space="preserve">    "</w:t>
      </w:r>
      <w:proofErr w:type="spellStart"/>
      <w:proofErr w:type="gramStart"/>
      <w:r>
        <w:t>role</w:t>
      </w:r>
      <w:proofErr w:type="gramEnd"/>
      <w:r>
        <w:t>_description</w:t>
      </w:r>
      <w:proofErr w:type="spellEnd"/>
      <w:r>
        <w:t>": "role description and responsibilities",</w:t>
      </w:r>
    </w:p>
    <w:p w14:paraId="55539316" w14:textId="77777777" w:rsidR="0070563C" w:rsidRDefault="0070563C" w:rsidP="0070563C">
      <w:r>
        <w:t xml:space="preserve">    "</w:t>
      </w:r>
      <w:proofErr w:type="spellStart"/>
      <w:proofErr w:type="gramStart"/>
      <w:r>
        <w:t>professional</w:t>
      </w:r>
      <w:proofErr w:type="gramEnd"/>
      <w:r>
        <w:t>_task</w:t>
      </w:r>
      <w:proofErr w:type="spellEnd"/>
      <w:r>
        <w:t>": "professional task description (e.g., risk assessment, financial analysis, audit verification, bookkeeping processing, etc.)",</w:t>
      </w:r>
    </w:p>
    <w:p w14:paraId="023E93A7" w14:textId="77777777" w:rsidR="0070563C" w:rsidRDefault="0070563C" w:rsidP="0070563C">
      <w:r>
        <w:lastRenderedPageBreak/>
        <w:t xml:space="preserve">    "</w:t>
      </w:r>
      <w:proofErr w:type="spellStart"/>
      <w:proofErr w:type="gramStart"/>
      <w:r>
        <w:t>output</w:t>
      </w:r>
      <w:proofErr w:type="gramEnd"/>
      <w:r>
        <w:t>_format</w:t>
      </w:r>
      <w:proofErr w:type="spellEnd"/>
      <w:r>
        <w:t>": "suitable JSON output format for this role",</w:t>
      </w:r>
    </w:p>
    <w:p w14:paraId="35B32D48" w14:textId="77777777" w:rsidR="0070563C" w:rsidRDefault="0070563C" w:rsidP="0070563C">
      <w:r>
        <w:t xml:space="preserve">    "</w:t>
      </w:r>
      <w:proofErr w:type="spellStart"/>
      <w:proofErr w:type="gramStart"/>
      <w:r>
        <w:t>professional</w:t>
      </w:r>
      <w:proofErr w:type="gramEnd"/>
      <w:r>
        <w:t>_rules</w:t>
      </w:r>
      <w:proofErr w:type="spellEnd"/>
      <w:r>
        <w:t>": ["list of professional rules"],</w:t>
      </w:r>
    </w:p>
    <w:p w14:paraId="35DD052A" w14:textId="77777777" w:rsidR="0070563C" w:rsidRDefault="0070563C" w:rsidP="0070563C">
      <w:r>
        <w:t xml:space="preserve">    "</w:t>
      </w:r>
      <w:proofErr w:type="spellStart"/>
      <w:proofErr w:type="gramStart"/>
      <w:r>
        <w:t>usage</w:t>
      </w:r>
      <w:proofErr w:type="gramEnd"/>
      <w:r>
        <w:t>_instructions</w:t>
      </w:r>
      <w:proofErr w:type="spellEnd"/>
      <w:r>
        <w:t>": ["list of usage instructions"]</w:t>
      </w:r>
    </w:p>
    <w:p w14:paraId="0C923583" w14:textId="7B1BFD36" w:rsidR="002A70BE" w:rsidRDefault="0070563C" w:rsidP="0070563C">
      <w:r>
        <w:t>}}"""</w:t>
      </w:r>
    </w:p>
    <w:sectPr w:rsidR="002A7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enneth Ma" w:date="2025-08-04T10:38:00Z" w:initials="KM">
    <w:p w14:paraId="7BCE0277" w14:textId="77777777" w:rsidR="0070563C" w:rsidRDefault="0070563C" w:rsidP="0070563C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这是指光盘吗，还是指我给的案例？</w:t>
      </w:r>
      <w:r>
        <w:rPr>
          <w:rFonts w:hint="eastAsia"/>
        </w:rPr>
        <w:t xml:space="preserve"> </w:t>
      </w:r>
      <w:r>
        <w:rPr>
          <w:rFonts w:hint="eastAsia"/>
        </w:rPr>
        <w:t>如果是光盘的话，不可以是一个</w:t>
      </w:r>
      <w:r>
        <w:rPr>
          <w:rFonts w:hint="eastAsia"/>
        </w:rPr>
        <w:t>sample</w:t>
      </w:r>
      <w:r>
        <w:t>_context</w:t>
      </w:r>
      <w:r>
        <w:rPr>
          <w:rFonts w:hint="eastAsia"/>
        </w:rPr>
        <w:t>，需要是一个</w:t>
      </w:r>
      <w:r>
        <w:rPr>
          <w:rFonts w:hint="eastAsia"/>
        </w:rPr>
        <w:t>mast</w:t>
      </w:r>
      <w:r>
        <w:t>er data</w:t>
      </w:r>
      <w:r>
        <w:rPr>
          <w:rFonts w:hint="eastAsia"/>
        </w:rPr>
        <w:t>格式。</w:t>
      </w:r>
    </w:p>
  </w:comment>
  <w:comment w:id="3" w:author="Kenneth Ma" w:date="2025-08-04T10:39:00Z" w:initials="KM">
    <w:p w14:paraId="65BC5748" w14:textId="77777777" w:rsidR="0070563C" w:rsidRDefault="0070563C" w:rsidP="0070563C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改为</w:t>
      </w:r>
      <w:r>
        <w:rPr>
          <w:rFonts w:hint="eastAsia"/>
        </w:rPr>
        <w:t>Task requirement</w:t>
      </w:r>
      <w:r>
        <w:rPr>
          <w:rFonts w:hint="eastAsia"/>
        </w:rPr>
        <w:t>：</w:t>
      </w:r>
    </w:p>
  </w:comment>
  <w:comment w:id="6" w:author="Kenneth Ma" w:date="2025-08-04T10:47:00Z" w:initials="KM">
    <w:p w14:paraId="7A4DE695" w14:textId="77777777" w:rsidR="009160A1" w:rsidRDefault="009160A1" w:rsidP="009160A1">
      <w:pPr>
        <w:pStyle w:val="CommentText"/>
      </w:pPr>
      <w:r>
        <w:rPr>
          <w:rStyle w:val="CommentReference"/>
        </w:rPr>
        <w:annotationRef/>
      </w:r>
      <w:r>
        <w:t>Master data</w:t>
      </w:r>
    </w:p>
  </w:comment>
  <w:comment w:id="28" w:author="Kenneth Ma" w:date="2025-08-04T10:58:00Z" w:initials="KM">
    <w:p w14:paraId="453E8A71" w14:textId="77777777" w:rsidR="002A1D46" w:rsidRDefault="002A1D46" w:rsidP="002A1D46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 xml:space="preserve">Who is the role (IT, HR, Finance), what to do, when to do, when to complete,  </w:t>
      </w:r>
      <w:r>
        <w:rPr>
          <w:rFonts w:hint="eastAsia"/>
        </w:rPr>
        <w:t>不能用</w:t>
      </w:r>
      <w:r>
        <w:rPr>
          <w:rFonts w:hint="eastAsia"/>
        </w:rPr>
        <w:t>risk</w:t>
      </w:r>
      <w:r>
        <w:rPr>
          <w:rFonts w:hint="eastAsia"/>
        </w:rPr>
        <w:t>的方法论套用其他部门。</w:t>
      </w:r>
      <w:r>
        <w:rPr>
          <w:rFonts w:hint="eastAsia"/>
        </w:rPr>
        <w:t xml:space="preserve"> Risk </w:t>
      </w:r>
      <w:r>
        <w:t>management</w:t>
      </w:r>
      <w:r>
        <w:rPr>
          <w:rFonts w:hint="eastAsia"/>
        </w:rPr>
        <w:t>要用通用方法论。</w:t>
      </w:r>
    </w:p>
  </w:comment>
  <w:comment w:id="62" w:author="Kenneth Ma" w:date="2025-08-04T10:59:00Z" w:initials="KM">
    <w:p w14:paraId="0361793D" w14:textId="77777777" w:rsidR="002A1D46" w:rsidRDefault="002A1D46" w:rsidP="002A1D46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这是什么</w:t>
      </w:r>
    </w:p>
  </w:comment>
  <w:comment w:id="63" w:author="Kenneth Ma" w:date="2025-08-04T11:00:00Z" w:initials="KM">
    <w:p w14:paraId="67A92BED" w14:textId="77777777" w:rsidR="002A1D46" w:rsidRDefault="002A1D46" w:rsidP="002A1D46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自动生成吗</w:t>
      </w:r>
    </w:p>
  </w:comment>
  <w:comment w:id="65" w:author="Kenneth Ma" w:date="2025-08-04T11:04:00Z" w:initials="KM">
    <w:p w14:paraId="1B8D697C" w14:textId="77777777" w:rsidR="00BF4EFB" w:rsidRDefault="00BF4EFB" w:rsidP="00BF4EFB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这是什么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BCE0277" w15:done="0"/>
  <w15:commentEx w15:paraId="65BC5748" w15:done="0"/>
  <w15:commentEx w15:paraId="7A4DE695" w15:done="0"/>
  <w15:commentEx w15:paraId="453E8A71" w15:done="0"/>
  <w15:commentEx w15:paraId="0361793D" w15:done="0"/>
  <w15:commentEx w15:paraId="67A92BED" w15:done="0"/>
  <w15:commentEx w15:paraId="1B8D697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281D0C0" w16cex:dateUtc="2025-08-04T02:38:00Z"/>
  <w16cex:commentExtensible w16cex:durableId="1A8F22AA" w16cex:dateUtc="2025-08-04T02:39:00Z"/>
  <w16cex:commentExtensible w16cex:durableId="7FF9C485" w16cex:dateUtc="2025-08-04T02:47:00Z"/>
  <w16cex:commentExtensible w16cex:durableId="2AFE7205" w16cex:dateUtc="2025-08-04T02:58:00Z"/>
  <w16cex:commentExtensible w16cex:durableId="264410B9" w16cex:dateUtc="2025-08-04T02:59:00Z"/>
  <w16cex:commentExtensible w16cex:durableId="1C08FFC2" w16cex:dateUtc="2025-08-04T03:00:00Z"/>
  <w16cex:commentExtensible w16cex:durableId="482D9755" w16cex:dateUtc="2025-08-04T03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BCE0277" w16cid:durableId="7281D0C0"/>
  <w16cid:commentId w16cid:paraId="65BC5748" w16cid:durableId="1A8F22AA"/>
  <w16cid:commentId w16cid:paraId="7A4DE695" w16cid:durableId="7FF9C485"/>
  <w16cid:commentId w16cid:paraId="453E8A71" w16cid:durableId="2AFE7205"/>
  <w16cid:commentId w16cid:paraId="0361793D" w16cid:durableId="264410B9"/>
  <w16cid:commentId w16cid:paraId="67A92BED" w16cid:durableId="1C08FFC2"/>
  <w16cid:commentId w16cid:paraId="1B8D697C" w16cid:durableId="482D975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enneth Ma">
    <w15:presenceInfo w15:providerId="AD" w15:userId="S::Kenneth.Ma@cn.eimglobal.com::150b0385-9024-4947-bd19-c893a00fd42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63C"/>
    <w:rsid w:val="00017D3E"/>
    <w:rsid w:val="002A1D46"/>
    <w:rsid w:val="002A70BE"/>
    <w:rsid w:val="006A353B"/>
    <w:rsid w:val="0070563C"/>
    <w:rsid w:val="009160A1"/>
    <w:rsid w:val="00945C9A"/>
    <w:rsid w:val="00BF4EFB"/>
    <w:rsid w:val="00D36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3863B"/>
  <w15:chartTrackingRefBased/>
  <w15:docId w15:val="{BCD635C2-E3DC-4C0B-B5EC-C34B42C1F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6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6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6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6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6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6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6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63C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056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056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0563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56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0563C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70563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516</Words>
  <Characters>3898</Characters>
  <Application>Microsoft Office Word</Application>
  <DocSecurity>0</DocSecurity>
  <Lines>69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Ma</dc:creator>
  <cp:keywords/>
  <dc:description/>
  <cp:lastModifiedBy>Pan Huang</cp:lastModifiedBy>
  <cp:revision>2</cp:revision>
  <dcterms:created xsi:type="dcterms:W3CDTF">2025-08-04T02:31:00Z</dcterms:created>
  <dcterms:modified xsi:type="dcterms:W3CDTF">2026-03-19T07:02:00Z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b623b29-abd1-4de3-a20c-27566d79b7c7_Enabled">
    <vt:lpwstr>true</vt:lpwstr>
  </property>
  <property fmtid="{D5CDD505-2E9C-101B-9397-08002B2CF9AE}" pid="3" name="MSIP_Label_3b623b29-abd1-4de3-a20c-27566d79b7c7_SetDate">
    <vt:lpwstr>2026-03-19T07:02:58Z</vt:lpwstr>
  </property>
  <property fmtid="{D5CDD505-2E9C-101B-9397-08002B2CF9AE}" pid="4" name="MSIP_Label_3b623b29-abd1-4de3-a20c-27566d79b7c7_Method">
    <vt:lpwstr>Standard</vt:lpwstr>
  </property>
  <property fmtid="{D5CDD505-2E9C-101B-9397-08002B2CF9AE}" pid="5" name="MSIP_Label_3b623b29-abd1-4de3-a20c-27566d79b7c7_Name">
    <vt:lpwstr>3b623b29-abd1-4de3-a20c-27566d79b7c7</vt:lpwstr>
  </property>
  <property fmtid="{D5CDD505-2E9C-101B-9397-08002B2CF9AE}" pid="6" name="MSIP_Label_3b623b29-abd1-4de3-a20c-27566d79b7c7_SiteId">
    <vt:lpwstr>cbede638-a3d9-459f-8f4e-24ced73b4e5e</vt:lpwstr>
  </property>
  <property fmtid="{D5CDD505-2E9C-101B-9397-08002B2CF9AE}" pid="7" name="MSIP_Label_3b623b29-abd1-4de3-a20c-27566d79b7c7_ActionId">
    <vt:lpwstr>33acef3e-5b75-4b24-a01b-b25cf45ff784</vt:lpwstr>
  </property>
  <property fmtid="{D5CDD505-2E9C-101B-9397-08002B2CF9AE}" pid="8" name="MSIP_Label_3b623b29-abd1-4de3-a20c-27566d79b7c7_ContentBits">
    <vt:lpwstr>0</vt:lpwstr>
  </property>
  <property fmtid="{D5CDD505-2E9C-101B-9397-08002B2CF9AE}" pid="9" name="MSIP_Label_3b623b29-abd1-4de3-a20c-27566d79b7c7_Tag">
    <vt:lpwstr>10, 3, 0, 1</vt:lpwstr>
  </property>
</Properties>
</file>